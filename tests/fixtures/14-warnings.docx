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xmlns:w14="http://schemas.microsoft.com/office/word/2010/wordml" mc:Ignorable="w14">
  <w:body>
    <w:p>
      <w:pPr>
        <w:pStyle w:val="1"/>
      </w:pPr>
      <w:r>
        <w:t xml:space="preserve">第一章　警告の試験</w:t>
      </w:r>
    </w:p>
    <w:p>
      <w:r>
        <w:t xml:space="preserve">　表の前。</w:t>
      </w:r>
    </w:p>
    <w:tbl>
      <w:tr>
        <w:tc>
          <w:p>
            <w:r>
              <w:t xml:space="preserve">セルA</w:t>
            </w:r>
          </w:p>
        </w:tc>
        <w:tc>
          <w:p>
            <w:r>
              <w:t xml:space="preserve">セルB</w:t>
            </w:r>
          </w:p>
        </w:tc>
      </w:tr>
    </w:tbl>
    <w:p>
      <w:r>
        <w:t xml:space="preserve">　画像</w:t>
      </w:r>
      <w:r>
        <w:drawing>
          <wp:inline>
            <wp:extent cx="1" cy="1"/>
          </wp:inline>
        </w:drawing>
      </w:r>
      <w:r>
        <w:t xml:space="preserve">の後。</w:t>
      </w:r>
    </w:p>
    <w:p>
      <w:r>
        <w:t xml:space="preserve">　テキストボックス</w:t>
      </w:r>
      <w:r>
        <mc:AlternateContent>
          <mc:Choice Requires="wps">
            <w:drawing>
              <wps:txbx>
                <w:txbxContent>
                  <w:p>
                    <w:r>
                      <w:t xml:space="preserve">箱の中</w:t>
                    </w:r>
                  </w:p>
                </w:txbxContent>
              </wps:txbx>
            </w:drawing>
          </mc:Choice>
          <mc:Fallback>
            <w:pict>
              <w:txbxContent>
                <w:p>
                  <w:r>
                    <w:t xml:space="preserve">箱の中</w:t>
                  </w:r>
                </w:p>
              </w:txbxContent>
            </w:pict>
          </mc:Fallback>
        </mc:AlternateContent>
      </w:r>
      <w:r>
        <w:t xml:space="preserve">の後。</w:t>
      </w:r>
    </w:p>
    <w:p>
      <w:r>
        <w:t xml:space="preserve">　脚注つき</w:t>
      </w:r>
      <w:r>
        <w:footnoteReference w:id="1"/>
      </w:r>
      <w:r>
        <w:t xml:space="preserve">の文。</w:t>
      </w:r>
    </w:p>
    <w:p>
      <w:r>
        <w:t xml:space="preserve">　隠し文字</w:t>
      </w:r>
      <w:r>
        <w:rPr>
          <w:vanish/>
        </w:rPr>
        <w:t xml:space="preserve">見えない</w:t>
      </w:r>
      <w:r>
        <w:t xml:space="preserve">の後。</w:t>
      </w:r>
    </w:p>
    <w:p>
      <w:r>
        <w:t xml:space="preserve">　変更履歴</w:t>
      </w:r>
      <w:del w:id="1" w:author="x">
        <w:r>
          <w:delText>消した</w:delText>
        </w:r>
      </w:del>
      <w:ins w:id="2" w:author="x">
        <w:r>
          <w:t xml:space="preserve">足した</w:t>
        </w:r>
      </w:ins>
      <w:r>
        <w:t xml:space="preserve">の後。</w:t>
      </w:r>
    </w:p>
    <w:p>
      <w:r>
        <w:t xml:space="preserve">　リンク</w:t>
      </w:r>
      <w:hyperlink r:id="rId9">
        <w:r>
          <w:t xml:space="preserve">ここ</w:t>
        </w:r>
      </w:hyperlink>
      <w:r>
        <w:t xml:space="preserve">の後。</w:t>
      </w:r>
    </w:p>
    <w:p>
      <w:r>
        <w:t xml:space="preserve">　フィールド</w:t>
      </w:r>
      <w:r>
        <w:fldChar w:fldCharType="begin"/>
      </w:r>
      <w:r>
        <w:instrText> PAGE </w:instrText>
      </w:r>
      <w:r>
        <w:fldChar w:fldCharType="separate"/>
      </w:r>
      <w:r>
        <w:t xml:space="preserve">3</w:t>
      </w:r>
      <w:r>
        <w:fldChar w:fldCharType="end"/>
      </w:r>
      <w:r>
        <w:t xml:space="preserve">の後。</w:t>
      </w:r>
    </w:p>
    <w:sectPr>
      <w:textDirection w:val="tbRl"/>
      <w:pgSz w:w="11906" w:h="16838" w:orient="landscape"/>
    </w:sectPr>
  </w:body>
</w:document>
</file>

<file path=word/styles.xml><?xml version="1.0" encoding="utf-8"?>
<w:styles xmlns:w="http://schemas.openxmlformats.org/wordprocessingml/2006/main">
  <w:style w:type="paragraph" w:default="1" w:styleId="a">
    <w:name w:val="Normal"/>
  </w:style>
  <w:style w:type="paragraph" w:styleId="1">
    <w:name w:val="heading 1"/>
    <w:basedOn w:val="a"/>
    <w:next w:val="a"/>
    <w:pPr>
      <w:keepNext/>
      <w:outlineLvl w:val="0"/>
    </w:pPr>
    <w:rPr>
      <w:sz w:val="32"/>
    </w:rPr>
  </w:style>
  <w:style w:type="paragraph" w:styleId="2">
    <w:name w:val="heading 2"/>
    <w:basedOn w:val="a"/>
    <w:next w:val="a"/>
    <w:pPr>
      <w:keepNext/>
      <w:outlineLvl w:val="1"/>
    </w:pPr>
  </w:style>
  <w:style w:type="paragraph" w:styleId="a3">
    <w:name w:val="Title"/>
    <w:basedOn w:val="a"/>
  </w:style>
  <w:style w:type="character" w:styleId="a4">
    <w:name w:val="Strong"/>
    <w:rPr>
      <w:b/>
      <w:bCs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